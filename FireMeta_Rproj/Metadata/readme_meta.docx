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5FFFC8C1" w14:textId="77777777" w:rsidR="00C76C36" w:rsidRPr="00C76C36" w:rsidRDefault="00C76C36" w:rsidP="00C76C36">
      <w:pPr>
        <w:pStyle w:val="NoSpacing"/>
        <w:rPr>
          <w:rFonts w:cstheme="minorHAnsi"/>
          <w:sz w:val="10"/>
          <w:szCs w:val="10"/>
        </w:rPr>
      </w:pPr>
    </w:p>
    <w:p w14:paraId="23723742" w14:textId="2C741DFD" w:rsidR="00150BEF" w:rsidRDefault="00F342CC" w:rsidP="2D83A509">
      <w:pPr>
        <w:pStyle w:val="NoSpacing"/>
        <w:rPr>
          <w:rStyle w:val="ui-provider"/>
        </w:rPr>
      </w:pPr>
      <w:r>
        <w:rPr>
          <w:rStyle w:val="ui-provider"/>
        </w:rPr>
        <w:t>A Meta-Analysis of the Influence of Climate, Time-Since-Fire and Burn Extent on Stream Biogeochemical Responses to Wildfire</w:t>
      </w:r>
    </w:p>
    <w:p w14:paraId="15949E13" w14:textId="77777777" w:rsidR="001E5576" w:rsidRPr="00C76C36" w:rsidRDefault="001E5576" w:rsidP="2D83A509">
      <w:pPr>
        <w:pStyle w:val="NoSpacing"/>
        <w:rPr>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076A8AA0" w14:textId="77777777" w:rsidR="00C76C36" w:rsidRPr="00C76C36" w:rsidRDefault="00C76C36" w:rsidP="00C76C36">
      <w:pPr>
        <w:pStyle w:val="CommentText"/>
        <w:spacing w:after="0"/>
        <w:rPr>
          <w:rFonts w:cstheme="minorHAnsi"/>
          <w:sz w:val="10"/>
          <w:szCs w:val="10"/>
        </w:rPr>
      </w:pPr>
    </w:p>
    <w:p w14:paraId="167088B6" w14:textId="1F5C9856" w:rsidR="00FB75B8" w:rsidRDefault="00F342CC" w:rsidP="00F342CC">
      <w:pPr>
        <w:pStyle w:val="NoSpacing"/>
        <w:rPr>
          <w:rStyle w:val="ui-provider"/>
        </w:rPr>
      </w:pPr>
      <w:bookmarkStart w:id="0" w:name="_Hlk129012765"/>
      <w:bookmarkStart w:id="1" w:name="_Hlk129012772"/>
      <w:bookmarkStart w:id="2" w:name="_Hlk106880404"/>
      <w:bookmarkStart w:id="3" w:name="_Hlk25755771"/>
      <w:r>
        <w:rPr>
          <w:rFonts w:ascii="Calibri" w:eastAsia="Calibri" w:hAnsi="Calibri" w:cs="Calibri"/>
        </w:rPr>
        <w:t>This data package is associated with the publication “</w:t>
      </w:r>
      <w:r>
        <w:rPr>
          <w:rStyle w:val="ui-provider"/>
        </w:rPr>
        <w:t xml:space="preserve">A Meta-Analysis of the Influence of Climate, Time-Since-Fire and Burn Extent on Stream Biogeochemical Responses to Wildfire” submitted to </w:t>
      </w:r>
      <w:r>
        <w:rPr>
          <w:rStyle w:val="ui-provider"/>
          <w:b/>
          <w:bCs/>
          <w:i/>
          <w:iCs/>
        </w:rPr>
        <w:t xml:space="preserve">GEOPHYSICAL RESEARCH LETTERS (CAVAIANI ET AL., 2024). </w:t>
      </w:r>
      <w:r>
        <w:rPr>
          <w:rStyle w:val="ui-provider"/>
        </w:rPr>
        <w:t>This study</w:t>
      </w:r>
      <w:r w:rsidR="003E0BD8">
        <w:rPr>
          <w:rStyle w:val="ui-provider"/>
        </w:rPr>
        <w:t xml:space="preserve"> uses meta-analytical techniques to evaluate the effect of wildfire on in-stream responses in burned and unburned watersheds. </w:t>
      </w:r>
      <w:r w:rsidR="000062E8">
        <w:rPr>
          <w:rStyle w:val="ui-provider"/>
        </w:rPr>
        <w:t xml:space="preserve">The study aims to provide additional insight into the range of responses and net influences that wildfires have on </w:t>
      </w:r>
      <w:proofErr w:type="spellStart"/>
      <w:r w:rsidR="000062E8">
        <w:rPr>
          <w:rStyle w:val="ui-provider"/>
        </w:rPr>
        <w:t>hydrobiogeochemistry</w:t>
      </w:r>
      <w:proofErr w:type="spellEnd"/>
      <w:r w:rsidR="000062E8">
        <w:rPr>
          <w:rStyle w:val="ui-provider"/>
        </w:rPr>
        <w:t xml:space="preserve"> across broad spatial scales, burn extents, and the longevity of change of water quality. Furthermore, we want to investigate the variability of wildfire responses within and across studies to disentangle the mechanisms that contribute to fire responses. </w:t>
      </w:r>
      <w:r w:rsidR="00FB75B8">
        <w:rPr>
          <w:rStyle w:val="ui-provider"/>
        </w:rPr>
        <w:t>This study compiles data and metadata from 18 total publications that includes 1) surface water geochemistry data (dissolved organic carbon; nitrate), 2) climate classifications, 3) year of the wildfire, 4) the time lag between when the fire occurred and when the sampling occurred, and 5) study design of the publication. In total, this meta-analysis draws data from 18 publications spanning 8 climate guilds,</w:t>
      </w:r>
      <w:r w:rsidR="000062E8">
        <w:rPr>
          <w:rStyle w:val="ui-provider"/>
        </w:rPr>
        <w:t xml:space="preserve"> 3 biomes,</w:t>
      </w:r>
      <w:r w:rsidR="00FB75B8">
        <w:rPr>
          <w:rStyle w:val="ui-provider"/>
        </w:rPr>
        <w:t xml:space="preserve"> 62 watersheds, and 20 unique wildfires. </w:t>
      </w:r>
    </w:p>
    <w:p w14:paraId="562E9306" w14:textId="6F0C521A" w:rsidR="000E1EBC" w:rsidRDefault="5C90D9BA" w:rsidP="0E9DDAD6">
      <w:pPr>
        <w:spacing w:line="240" w:lineRule="auto"/>
      </w:pPr>
      <w:bookmarkStart w:id="4" w:name="_Hlk131768137"/>
      <w:r w:rsidRPr="0E9DDAD6">
        <w:rPr>
          <w:rFonts w:ascii="Calibri" w:eastAsia="Calibri" w:hAnsi="Calibri" w:cs="Calibri"/>
        </w:rPr>
        <w:t xml:space="preserve"> </w:t>
      </w:r>
      <w:bookmarkStart w:id="5" w:name="_Hlk131768127"/>
      <w:bookmarkEnd w:id="0"/>
      <w:bookmarkEnd w:id="1"/>
      <w:bookmarkEnd w:id="2"/>
      <w:bookmarkEnd w:id="4"/>
    </w:p>
    <w:tbl>
      <w:tblPr>
        <w:tblStyle w:val="TableGrid"/>
        <w:tblW w:w="10800" w:type="dxa"/>
        <w:tblInd w:w="-725" w:type="dxa"/>
        <w:tblLook w:val="04A0" w:firstRow="1" w:lastRow="0" w:firstColumn="1" w:lastColumn="0" w:noHBand="0" w:noVBand="1"/>
      </w:tblPr>
      <w:tblGrid>
        <w:gridCol w:w="10800"/>
      </w:tblGrid>
      <w:tr w:rsidR="000E1EBC" w:rsidRPr="00757749" w14:paraId="7C4766F5" w14:textId="77777777">
        <w:tc>
          <w:tcPr>
            <w:tcW w:w="10800" w:type="dxa"/>
            <w:tcBorders>
              <w:top w:val="nil"/>
              <w:left w:val="nil"/>
              <w:bottom w:val="nil"/>
              <w:right w:val="nil"/>
            </w:tcBorders>
            <w:shd w:val="clear" w:color="auto" w:fill="2F5496" w:themeFill="accent1" w:themeFillShade="BF"/>
          </w:tcPr>
          <w:p w14:paraId="55B42DA1" w14:textId="7B09B1E8" w:rsidR="000E1EBC" w:rsidRPr="00757749" w:rsidRDefault="000E1EBC">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5A45AD4E" w14:textId="77777777" w:rsidR="000E1EBC" w:rsidRPr="00B35A7F" w:rsidRDefault="000E1EBC" w:rsidP="000E1EBC">
      <w:pPr>
        <w:pStyle w:val="CommentText"/>
        <w:spacing w:after="0"/>
        <w:rPr>
          <w:rFonts w:ascii="Calibri" w:eastAsia="Calibri" w:hAnsi="Calibri" w:cs="Times New Roman"/>
          <w:sz w:val="8"/>
          <w:szCs w:val="8"/>
        </w:rPr>
      </w:pPr>
    </w:p>
    <w:p w14:paraId="3E4CEF63" w14:textId="77777777" w:rsidR="009C1BFA" w:rsidRDefault="00463263" w:rsidP="009C1BFA">
      <w:pPr>
        <w:pStyle w:val="NoSpacing"/>
        <w:rPr>
          <w:rStyle w:val="ui-provider"/>
        </w:rPr>
      </w:pPr>
      <w:r>
        <w:rPr>
          <w:rFonts w:ascii="Calibri" w:eastAsia="Calibri" w:hAnsi="Calibri" w:cs="Calibri"/>
          <w:color w:val="222222"/>
        </w:rPr>
        <w:t>We performed a systematic literature search in September 2023 on Scopus and Web of Science using keywords: “wildfire” OR “fire” AND “dissolved organic carbon” OR “nitrate” AND “concentration” AND “export” OR “discharge” OR “stream” OR “river” OR “creek” OR “watershed”</w:t>
      </w:r>
      <w:r w:rsidR="003E0BD8">
        <w:rPr>
          <w:rFonts w:ascii="Calibri" w:eastAsia="Calibri" w:hAnsi="Calibri" w:cs="Calibri"/>
          <w:color w:val="222222"/>
        </w:rPr>
        <w:t xml:space="preserve"> to generate a list of peer-reviewed papers reporting the effects of fire on dissolved organic carbon and nitrate in burned versus unburned watersheds. From the initial list of publications, we only retained studies matching all five of the following criteria: 1) the burn was a wildfire, 2) paired watershed study design encompassing both burned and unburned reference sites, 3) data where either DOC or nitrate was reported, 4) data were reported as time-series which allowed us to interpret seasonal variability in concentrations, and 5) located within North America</w:t>
      </w:r>
      <w:r w:rsidR="000062E8">
        <w:rPr>
          <w:rFonts w:ascii="Calibri" w:eastAsia="Calibri" w:hAnsi="Calibri" w:cs="Calibri"/>
          <w:color w:val="222222"/>
        </w:rPr>
        <w:t>.</w:t>
      </w:r>
      <w:r w:rsidR="009C1BFA">
        <w:rPr>
          <w:rFonts w:ascii="Calibri" w:eastAsia="Calibri" w:hAnsi="Calibri" w:cs="Calibri"/>
          <w:color w:val="222222"/>
        </w:rPr>
        <w:t xml:space="preserve"> </w:t>
      </w:r>
      <w:r w:rsidR="009C1BFA">
        <w:rPr>
          <w:rStyle w:val="ui-provider"/>
        </w:rPr>
        <w:t>The dataset also includes a summary file that consists of site level metadata, climate characteristics and the effect size calculated for each site included in the study.</w:t>
      </w:r>
      <w:r w:rsidR="000062E8">
        <w:rPr>
          <w:rFonts w:ascii="Calibri" w:eastAsia="Calibri" w:hAnsi="Calibri" w:cs="Calibri"/>
          <w:color w:val="222222"/>
        </w:rPr>
        <w:t xml:space="preserve"> </w:t>
      </w:r>
      <w:r w:rsidR="009C1BFA">
        <w:rPr>
          <w:rFonts w:ascii="Calibri" w:eastAsia="Calibri" w:hAnsi="Calibri" w:cs="Calibri"/>
          <w:color w:val="222222"/>
        </w:rPr>
        <w:t xml:space="preserve">Due to the lack of accessible data across publications, we generated a pseudo yield metric to facilitate intercomparisons across watersheds of different sizes. </w:t>
      </w:r>
      <w:r w:rsidR="000062E8">
        <w:rPr>
          <w:rStyle w:val="ui-provider"/>
        </w:rPr>
        <w:t xml:space="preserve">To analyze the proportional difference between burned and unburned in-stream solute concentrations, we calculated the effect size statistical metric. </w:t>
      </w:r>
      <w:r w:rsidR="009C1BFA">
        <w:rPr>
          <w:rStyle w:val="ui-provider"/>
        </w:rPr>
        <w:t xml:space="preserve">Effect sizes were converted to percent differences. Mixed-effects models were used to determine the significance of climate, time-since-fire, and burn extent response to fire. </w:t>
      </w:r>
      <w:r w:rsidR="009C1BFA">
        <w:rPr>
          <w:rStyle w:val="ui-provider"/>
        </w:rPr>
        <w:t xml:space="preserve">All scripts are in R and the associated data can be found at this data repository: </w:t>
      </w:r>
      <w:hyperlink r:id="rId11" w:history="1">
        <w:r w:rsidR="009C1BFA" w:rsidRPr="00463263">
          <w:rPr>
            <w:rStyle w:val="Hyperlink"/>
          </w:rPr>
          <w:t>https://github.com/river-corridors-sfa/rc_sfa-rc-3-wenas-meta</w:t>
        </w:r>
      </w:hyperlink>
      <w:r w:rsidR="009C1BFA">
        <w:rPr>
          <w:rStyle w:val="ui-provider"/>
        </w:rPr>
        <w:t>.</w:t>
      </w:r>
    </w:p>
    <w:bookmarkEnd w:id="5"/>
    <w:p w14:paraId="481C51A6" w14:textId="77777777" w:rsidR="00D14DB3" w:rsidRPr="00D14DB3" w:rsidRDefault="00D14DB3" w:rsidP="0022409D">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D14DB3" w:rsidRPr="00757749" w14:paraId="1E44B99D" w14:textId="77777777">
        <w:tc>
          <w:tcPr>
            <w:tcW w:w="10800" w:type="dxa"/>
            <w:tcBorders>
              <w:top w:val="nil"/>
              <w:left w:val="nil"/>
              <w:bottom w:val="nil"/>
              <w:right w:val="nil"/>
            </w:tcBorders>
            <w:shd w:val="clear" w:color="auto" w:fill="2F5496" w:themeFill="accent1" w:themeFillShade="BF"/>
          </w:tcPr>
          <w:p w14:paraId="36E8DBCB" w14:textId="77777777" w:rsidR="00D14DB3" w:rsidRPr="00757749" w:rsidRDefault="00D14DB3">
            <w:pPr>
              <w:pStyle w:val="NoSpacing"/>
              <w:rPr>
                <w:b/>
                <w:bCs/>
                <w:caps/>
              </w:rPr>
            </w:pPr>
            <w:bookmarkStart w:id="6" w:name="_Hlk147757372"/>
            <w:r>
              <w:rPr>
                <w:rFonts w:eastAsia="Times New Roman"/>
                <w:b/>
                <w:bCs/>
                <w:color w:val="FFFFFF" w:themeColor="background1"/>
                <w:sz w:val="28"/>
                <w:szCs w:val="28"/>
              </w:rPr>
              <w:t>Critical Details</w:t>
            </w:r>
            <w:r w:rsidRPr="768F9EAC">
              <w:rPr>
                <w:rFonts w:eastAsia="Times New Roman"/>
                <w:b/>
                <w:bCs/>
                <w:color w:val="FFFFFF" w:themeColor="background1"/>
                <w:sz w:val="28"/>
                <w:szCs w:val="28"/>
              </w:rPr>
              <w:t xml:space="preserve"> </w:t>
            </w:r>
          </w:p>
        </w:tc>
      </w:tr>
      <w:bookmarkEnd w:id="6"/>
    </w:tbl>
    <w:p w14:paraId="4D917EB9" w14:textId="3EDC1A7A" w:rsidR="00D14DB3" w:rsidRDefault="00D14DB3" w:rsidP="00AC4A1C">
      <w:pPr>
        <w:pStyle w:val="CommentText"/>
        <w:spacing w:after="0"/>
        <w:jc w:val="center"/>
        <w:rPr>
          <w:rFonts w:ascii="Calibri" w:eastAsia="Calibri" w:hAnsi="Calibri" w:cs="Times New Roman"/>
          <w:sz w:val="8"/>
          <w:szCs w:val="8"/>
        </w:rPr>
      </w:pPr>
    </w:p>
    <w:p w14:paraId="06D1BFEE" w14:textId="77777777" w:rsidR="003B79D2" w:rsidRDefault="003B79D2" w:rsidP="003B79D2">
      <w:pPr>
        <w:pStyle w:val="CommentText"/>
        <w:spacing w:after="0"/>
        <w:rPr>
          <w:sz w:val="22"/>
          <w:szCs w:val="22"/>
        </w:rPr>
      </w:pPr>
      <w:r w:rsidRPr="180F1483">
        <w:rPr>
          <w:sz w:val="22"/>
          <w:szCs w:val="22"/>
        </w:rPr>
        <w:t>1 – Map of the</w:t>
      </w:r>
      <w:r>
        <w:rPr>
          <w:sz w:val="22"/>
          <w:szCs w:val="22"/>
        </w:rPr>
        <w:t xml:space="preserve"> continuous United States (CONUS)</w:t>
      </w:r>
      <w:r w:rsidRPr="180F1483">
        <w:rPr>
          <w:sz w:val="22"/>
          <w:szCs w:val="22"/>
        </w:rPr>
        <w:t xml:space="preserve"> </w:t>
      </w:r>
      <w:r>
        <w:rPr>
          <w:sz w:val="22"/>
          <w:szCs w:val="22"/>
        </w:rPr>
        <w:t xml:space="preserve">with each point representing a unique fire that was studied. The size represents how many watersheds were monitored associated with each wildfire. In total, 62 watersheds are represented in 18 publications. </w:t>
      </w:r>
    </w:p>
    <w:p w14:paraId="54BA6D0C" w14:textId="77777777" w:rsidR="009C1BFA" w:rsidRDefault="009C1BFA" w:rsidP="003B79D2">
      <w:pPr>
        <w:pStyle w:val="CommentText"/>
        <w:spacing w:after="0"/>
        <w:rPr>
          <w:rFonts w:ascii="Calibri" w:eastAsia="Calibri" w:hAnsi="Calibri" w:cs="Times New Roman"/>
          <w:sz w:val="8"/>
          <w:szCs w:val="8"/>
        </w:rPr>
      </w:pPr>
    </w:p>
    <w:p w14:paraId="54821933" w14:textId="1E0D9637" w:rsidR="009C1BFA" w:rsidRPr="00B35A7F" w:rsidRDefault="009C1BFA" w:rsidP="00AC4A1C">
      <w:pPr>
        <w:pStyle w:val="CommentText"/>
        <w:spacing w:after="0"/>
        <w:jc w:val="center"/>
        <w:rPr>
          <w:rFonts w:ascii="Calibri" w:eastAsia="Calibri" w:hAnsi="Calibri" w:cs="Times New Roman"/>
          <w:sz w:val="8"/>
          <w:szCs w:val="8"/>
        </w:rPr>
      </w:pPr>
      <w:ins w:id="7" w:author="Cavaiani, Jake" w:date="2024-01-17T10:46:00Z">
        <w:r>
          <w:rPr>
            <w:noProof/>
          </w:rPr>
          <w:lastRenderedPageBreak/>
          <w:drawing>
            <wp:anchor distT="0" distB="0" distL="114300" distR="114300" simplePos="0" relativeHeight="251659264" behindDoc="0" locked="0" layoutInCell="1" allowOverlap="1" wp14:anchorId="0A4889E9" wp14:editId="1BDF5F87">
              <wp:simplePos x="0" y="0"/>
              <wp:positionH relativeFrom="column">
                <wp:posOffset>0</wp:posOffset>
              </wp:positionH>
              <wp:positionV relativeFrom="paragraph">
                <wp:posOffset>57785</wp:posOffset>
              </wp:positionV>
              <wp:extent cx="5266515" cy="3125972"/>
              <wp:effectExtent l="0" t="0" r="0" b="0"/>
              <wp:wrapSquare wrapText="bothSides"/>
              <wp:docPr id="374245837" name="Picture 37424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62891" name="Picture 1250662891"/>
                      <pic:cNvPicPr/>
                    </pic:nvPicPr>
                    <pic:blipFill rotWithShape="1">
                      <a:blip r:embed="rId12">
                        <a:extLst>
                          <a:ext uri="{28A0092B-C50C-407E-A947-70E740481C1C}">
                            <a14:useLocalDpi xmlns:a14="http://schemas.microsoft.com/office/drawing/2010/main" val="0"/>
                          </a:ext>
                        </a:extLst>
                      </a:blip>
                      <a:srcRect t="38081" r="40891" b="35606"/>
                      <a:stretch/>
                    </pic:blipFill>
                    <pic:spPr bwMode="auto">
                      <a:xfrm>
                        <a:off x="0" y="0"/>
                        <a:ext cx="5266515" cy="3125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29718D50" w14:textId="77777777" w:rsidR="009C1BFA" w:rsidRDefault="009C1BFA" w:rsidP="00A72B47">
      <w:pPr>
        <w:pStyle w:val="CommentText"/>
        <w:spacing w:after="0"/>
        <w:rPr>
          <w:sz w:val="22"/>
          <w:szCs w:val="22"/>
        </w:rPr>
      </w:pPr>
    </w:p>
    <w:p w14:paraId="307159AF" w14:textId="77777777" w:rsidR="009C1BFA" w:rsidRDefault="009C1BFA" w:rsidP="00A72B47">
      <w:pPr>
        <w:pStyle w:val="CommentText"/>
        <w:spacing w:after="0"/>
        <w:rPr>
          <w:sz w:val="22"/>
          <w:szCs w:val="22"/>
        </w:rPr>
      </w:pPr>
    </w:p>
    <w:p w14:paraId="62648CBB" w14:textId="77777777" w:rsidR="009C1BFA" w:rsidRDefault="009C1BFA" w:rsidP="00A72B47">
      <w:pPr>
        <w:pStyle w:val="CommentText"/>
        <w:spacing w:after="0"/>
        <w:rPr>
          <w:sz w:val="22"/>
          <w:szCs w:val="22"/>
        </w:rPr>
      </w:pPr>
    </w:p>
    <w:p w14:paraId="7EA9FBB6" w14:textId="77777777" w:rsidR="009C1BFA" w:rsidRDefault="009C1BFA" w:rsidP="00A72B47">
      <w:pPr>
        <w:pStyle w:val="CommentText"/>
        <w:spacing w:after="0"/>
        <w:rPr>
          <w:sz w:val="22"/>
          <w:szCs w:val="22"/>
        </w:rPr>
      </w:pPr>
    </w:p>
    <w:p w14:paraId="2C170331" w14:textId="77777777" w:rsidR="009C1BFA" w:rsidRDefault="009C1BFA" w:rsidP="00A72B47">
      <w:pPr>
        <w:pStyle w:val="CommentText"/>
        <w:spacing w:after="0"/>
        <w:rPr>
          <w:sz w:val="22"/>
          <w:szCs w:val="22"/>
        </w:rPr>
      </w:pPr>
    </w:p>
    <w:p w14:paraId="43F367D6" w14:textId="77777777" w:rsidR="009C1BFA" w:rsidRDefault="009C1BFA" w:rsidP="00A72B47">
      <w:pPr>
        <w:pStyle w:val="CommentText"/>
        <w:spacing w:after="0"/>
        <w:rPr>
          <w:sz w:val="22"/>
          <w:szCs w:val="22"/>
        </w:rPr>
      </w:pPr>
    </w:p>
    <w:p w14:paraId="097ADAF4" w14:textId="77777777" w:rsidR="009C1BFA" w:rsidRDefault="009C1BFA" w:rsidP="00A72B47">
      <w:pPr>
        <w:pStyle w:val="CommentText"/>
        <w:spacing w:after="0"/>
        <w:rPr>
          <w:sz w:val="22"/>
          <w:szCs w:val="22"/>
        </w:rPr>
      </w:pPr>
    </w:p>
    <w:p w14:paraId="17B82017" w14:textId="77777777" w:rsidR="009C1BFA" w:rsidRDefault="009C1BFA" w:rsidP="00A72B47">
      <w:pPr>
        <w:pStyle w:val="CommentText"/>
        <w:spacing w:after="0"/>
        <w:rPr>
          <w:sz w:val="22"/>
          <w:szCs w:val="22"/>
        </w:rPr>
      </w:pPr>
    </w:p>
    <w:p w14:paraId="447A10E5" w14:textId="77777777" w:rsidR="009C1BFA" w:rsidRDefault="009C1BFA" w:rsidP="00A72B47">
      <w:pPr>
        <w:pStyle w:val="CommentText"/>
        <w:spacing w:after="0"/>
        <w:rPr>
          <w:sz w:val="22"/>
          <w:szCs w:val="22"/>
        </w:rPr>
      </w:pPr>
    </w:p>
    <w:p w14:paraId="4F3E9C4D" w14:textId="77777777" w:rsidR="009C1BFA" w:rsidRDefault="009C1BFA" w:rsidP="00A72B47">
      <w:pPr>
        <w:pStyle w:val="CommentText"/>
        <w:spacing w:after="0"/>
        <w:rPr>
          <w:sz w:val="22"/>
          <w:szCs w:val="22"/>
        </w:rPr>
      </w:pPr>
    </w:p>
    <w:p w14:paraId="650EC741" w14:textId="77777777" w:rsidR="009C1BFA" w:rsidRDefault="009C1BFA" w:rsidP="00A72B47">
      <w:pPr>
        <w:pStyle w:val="CommentText"/>
        <w:spacing w:after="0"/>
        <w:rPr>
          <w:sz w:val="22"/>
          <w:szCs w:val="22"/>
        </w:rPr>
      </w:pPr>
    </w:p>
    <w:p w14:paraId="07E34693" w14:textId="77777777" w:rsidR="009C1BFA" w:rsidRDefault="009C1BFA" w:rsidP="00A72B47">
      <w:pPr>
        <w:pStyle w:val="CommentText"/>
        <w:spacing w:after="0"/>
        <w:rPr>
          <w:sz w:val="22"/>
          <w:szCs w:val="22"/>
        </w:rPr>
      </w:pPr>
    </w:p>
    <w:p w14:paraId="545FEA37" w14:textId="77777777" w:rsidR="009C1BFA" w:rsidRDefault="009C1BFA" w:rsidP="00A72B47">
      <w:pPr>
        <w:pStyle w:val="CommentText"/>
        <w:spacing w:after="0"/>
        <w:rPr>
          <w:sz w:val="22"/>
          <w:szCs w:val="22"/>
        </w:rPr>
      </w:pPr>
    </w:p>
    <w:p w14:paraId="377FF860" w14:textId="77777777" w:rsidR="009C1BFA" w:rsidRDefault="009C1BFA" w:rsidP="00A72B47">
      <w:pPr>
        <w:pStyle w:val="CommentText"/>
        <w:spacing w:after="0"/>
        <w:rPr>
          <w:sz w:val="22"/>
          <w:szCs w:val="22"/>
        </w:rPr>
      </w:pPr>
    </w:p>
    <w:p w14:paraId="13C34AF3" w14:textId="77777777" w:rsidR="009C1BFA" w:rsidRDefault="009C1BFA" w:rsidP="00A72B47">
      <w:pPr>
        <w:pStyle w:val="CommentText"/>
        <w:spacing w:after="0"/>
        <w:rPr>
          <w:sz w:val="22"/>
          <w:szCs w:val="22"/>
        </w:rPr>
      </w:pPr>
    </w:p>
    <w:p w14:paraId="2FF58D63" w14:textId="77777777" w:rsidR="009C1BFA" w:rsidRDefault="009C1BFA" w:rsidP="00A72B47">
      <w:pPr>
        <w:pStyle w:val="CommentText"/>
        <w:spacing w:after="0"/>
        <w:rPr>
          <w:sz w:val="22"/>
          <w:szCs w:val="22"/>
        </w:rPr>
      </w:pPr>
    </w:p>
    <w:p w14:paraId="336100C9" w14:textId="77777777" w:rsidR="009C1BFA" w:rsidRDefault="009C1BFA" w:rsidP="00A72B47">
      <w:pPr>
        <w:pStyle w:val="CommentText"/>
        <w:spacing w:after="0"/>
        <w:rPr>
          <w:sz w:val="22"/>
          <w:szCs w:val="22"/>
        </w:rPr>
      </w:pPr>
    </w:p>
    <w:p w14:paraId="4DF9AAA5" w14:textId="77777777" w:rsidR="009C1BFA" w:rsidRDefault="009C1BFA" w:rsidP="00A72B47">
      <w:pPr>
        <w:pStyle w:val="CommentText"/>
        <w:spacing w:after="0"/>
        <w:rPr>
          <w:sz w:val="22"/>
          <w:szCs w:val="22"/>
        </w:rPr>
      </w:pPr>
    </w:p>
    <w:p w14:paraId="72ABFC5A" w14:textId="0089E2DD" w:rsidR="001A09C7" w:rsidRDefault="001A09C7" w:rsidP="003B79D2">
      <w:pPr>
        <w:pStyle w:val="CommentText"/>
        <w:spacing w:after="0"/>
        <w:rPr>
          <w:sz w:val="22"/>
          <w:szCs w:val="22"/>
        </w:rPr>
      </w:pPr>
    </w:p>
    <w:p w14:paraId="7A0FD2DF" w14:textId="2BAF9828" w:rsidR="00A72B47" w:rsidRDefault="001A09C7" w:rsidP="00A72B47">
      <w:pPr>
        <w:pStyle w:val="CommentText"/>
        <w:spacing w:after="0"/>
        <w:rPr>
          <w:sz w:val="22"/>
          <w:szCs w:val="22"/>
        </w:rPr>
      </w:pPr>
      <w:r>
        <w:rPr>
          <w:sz w:val="22"/>
          <w:szCs w:val="22"/>
        </w:rPr>
        <w:t>2</w:t>
      </w:r>
      <w:r w:rsidRPr="3A1DF6AF">
        <w:rPr>
          <w:sz w:val="22"/>
          <w:szCs w:val="22"/>
        </w:rPr>
        <w:t xml:space="preserve"> </w:t>
      </w:r>
      <w:r w:rsidR="6C373D00" w:rsidRPr="3A1DF6AF">
        <w:rPr>
          <w:sz w:val="22"/>
          <w:szCs w:val="22"/>
        </w:rPr>
        <w:t xml:space="preserve">– </w:t>
      </w:r>
      <w:r w:rsidR="003B79D2">
        <w:rPr>
          <w:sz w:val="22"/>
          <w:szCs w:val="22"/>
        </w:rPr>
        <w:t xml:space="preserve">Table of each publication that was included and the characteristics of the selected sites. </w:t>
      </w:r>
    </w:p>
    <w:bookmarkEnd w:id="3"/>
    <w:p w14:paraId="7E32241E" w14:textId="42087891" w:rsidR="00EB30B7" w:rsidRPr="003B79D2" w:rsidRDefault="003B79D2" w:rsidP="003B79D2">
      <w:pPr>
        <w:pStyle w:val="CommentText"/>
        <w:spacing w:after="0"/>
        <w:jc w:val="center"/>
      </w:pPr>
      <w:r>
        <w:rPr>
          <w:noProof/>
        </w:rPr>
        <w:drawing>
          <wp:inline distT="0" distB="0" distL="0" distR="0" wp14:anchorId="7D67167D" wp14:editId="72F5BC44">
            <wp:extent cx="4951379" cy="3886515"/>
            <wp:effectExtent l="0" t="0" r="1905" b="0"/>
            <wp:docPr id="107909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96182" name="Picture 10790961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7920" cy="3923047"/>
                    </a:xfrm>
                    <a:prstGeom prst="rect">
                      <a:avLst/>
                    </a:prstGeom>
                  </pic:spPr>
                </pic:pic>
              </a:graphicData>
            </a:graphic>
          </wp:inline>
        </w:drawing>
      </w: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66D6BD63" w14:textId="7078220F" w:rsidR="009D6D4C" w:rsidRDefault="003B79D2" w:rsidP="009D6D4C">
      <w:pPr>
        <w:pStyle w:val="CommentText"/>
        <w:spacing w:after="0"/>
        <w:rPr>
          <w:sz w:val="22"/>
          <w:szCs w:val="22"/>
        </w:rPr>
      </w:pPr>
      <w:r>
        <w:t xml:space="preserve">This data package contains 4 primary folders that include the following: 1) inputs, 2) Output for analysis, 3) initial plots, and 4) r scripts. The package contains a single </w:t>
      </w:r>
      <w:proofErr w:type="spellStart"/>
      <w:r>
        <w:t>flmd</w:t>
      </w:r>
      <w:proofErr w:type="spellEnd"/>
      <w:r>
        <w:t xml:space="preserve"> file. The input folder, folder 1, </w:t>
      </w:r>
      <w:r>
        <w:t>contains a list of the output from the formal web search and why each publication was</w:t>
      </w:r>
      <w:r>
        <w:t xml:space="preserve"> excluded. It also includes a site-level metadata for all the publications included in the final analysis. The output for analysis folder, folder 2, contains individual </w:t>
      </w:r>
      <w:r>
        <w:lastRenderedPageBreak/>
        <w:t xml:space="preserve">data dictionaries, appended as _dd.csv, to define and provide descriptors of column/row headers. </w:t>
      </w:r>
      <w:r w:rsidR="009D6D4C">
        <w:rPr>
          <w:sz w:val="22"/>
          <w:szCs w:val="22"/>
        </w:rPr>
        <w:t>This package contains the following file types: csv, pdf</w:t>
      </w:r>
      <w:r w:rsidR="009D6D4C">
        <w:rPr>
          <w:sz w:val="22"/>
          <w:szCs w:val="22"/>
        </w:rPr>
        <w:t>, jpeg</w:t>
      </w:r>
      <w:r w:rsidR="009D6D4C">
        <w:rPr>
          <w:sz w:val="22"/>
          <w:szCs w:val="22"/>
        </w:rPr>
        <w:t>.</w:t>
      </w:r>
    </w:p>
    <w:p w14:paraId="7AB4E55A" w14:textId="572C7354" w:rsidR="003B79D2" w:rsidRDefault="003B79D2" w:rsidP="003B79D2">
      <w:pPr>
        <w:pStyle w:val="CommentText"/>
        <w:spacing w:after="0"/>
      </w:pPr>
    </w:p>
    <w:p w14:paraId="2272F279" w14:textId="77777777" w:rsidR="0022409D" w:rsidRPr="00C76C36" w:rsidRDefault="0022409D" w:rsidP="00C76C36">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20CA0DD3" w:rsidR="00C778B5" w:rsidRPr="00757749" w:rsidRDefault="00C778B5" w:rsidP="14C09F9F">
            <w:pPr>
              <w:pStyle w:val="NoSpacing"/>
              <w:rPr>
                <w:b/>
                <w:bCs/>
                <w:caps/>
              </w:rPr>
            </w:pPr>
            <w:r w:rsidRPr="768F9EAC">
              <w:rPr>
                <w:rFonts w:eastAsia="Times New Roman"/>
                <w:b/>
                <w:bCs/>
                <w:color w:val="FFFFFF" w:themeColor="background1"/>
                <w:sz w:val="28"/>
                <w:szCs w:val="28"/>
              </w:rPr>
              <w:t>Acknowledgements</w:t>
            </w:r>
            <w:r w:rsidR="00CB2EB3">
              <w:rPr>
                <w:rFonts w:eastAsia="Times New Roman"/>
                <w:b/>
                <w:bCs/>
                <w:color w:val="FFFFFF" w:themeColor="background1"/>
                <w:sz w:val="28"/>
                <w:szCs w:val="28"/>
              </w:rPr>
              <w:t xml:space="preserve"> and Citations</w:t>
            </w:r>
          </w:p>
        </w:tc>
      </w:tr>
    </w:tbl>
    <w:p w14:paraId="487FF716" w14:textId="77777777" w:rsidR="002C4622" w:rsidRPr="002C4622" w:rsidRDefault="002C4622" w:rsidP="00C76C36">
      <w:pPr>
        <w:spacing w:after="0"/>
        <w:rPr>
          <w:rFonts w:cstheme="minorHAnsi"/>
          <w:sz w:val="10"/>
          <w:szCs w:val="10"/>
        </w:rPr>
      </w:pPr>
    </w:p>
    <w:p w14:paraId="61323623" w14:textId="7EE74EBB" w:rsidR="00CB2EB3" w:rsidRDefault="00CB4E2D" w:rsidP="00CB2EB3">
      <w:pPr>
        <w:spacing w:after="0"/>
        <w:rPr>
          <w:rFonts w:ascii="Calibri" w:hAnsi="Calibri" w:cs="Calibri"/>
        </w:rPr>
      </w:pPr>
      <w:r w:rsidRPr="5CF13E64">
        <w:rPr>
          <w:rFonts w:eastAsia="Times New Roman"/>
        </w:rPr>
        <w:t>This research was supported by the U.S. Department of Energy (DOE)</w:t>
      </w:r>
      <w:r>
        <w:rPr>
          <w:rFonts w:eastAsia="Times New Roman"/>
        </w:rPr>
        <w:t xml:space="preserve"> Office of Science,</w:t>
      </w:r>
      <w:r w:rsidRPr="5CF13E64">
        <w:rPr>
          <w:rFonts w:eastAsia="Times New Roman"/>
        </w:rPr>
        <w:t xml:space="preserve"> Biological and Environmental Research (BER)</w:t>
      </w:r>
      <w:r>
        <w:rPr>
          <w:rFonts w:eastAsia="Times New Roman"/>
        </w:rPr>
        <w:t xml:space="preserve"> Program,</w:t>
      </w:r>
      <w:r w:rsidRPr="5CF13E64">
        <w:rPr>
          <w:rFonts w:eastAsia="Times New Roman"/>
        </w:rPr>
        <w:t xml:space="preserve"> Environmental System Science (ESS) </w:t>
      </w:r>
      <w:r>
        <w:rPr>
          <w:rFonts w:eastAsia="Times New Roman"/>
        </w:rPr>
        <w:t>P</w:t>
      </w:r>
      <w:r w:rsidRPr="5CF13E64">
        <w:rPr>
          <w:rFonts w:eastAsia="Times New Roman"/>
        </w:rPr>
        <w:t>rogram (</w:t>
      </w:r>
      <w:hyperlink r:id="rId14">
        <w:r w:rsidRPr="5CF13E64">
          <w:rPr>
            <w:rStyle w:val="Hyperlink"/>
            <w:rFonts w:eastAsia="Times New Roman"/>
          </w:rPr>
          <w:t>https://ess.science.energy.gov/</w:t>
        </w:r>
      </w:hyperlink>
      <w:r w:rsidRPr="5CF13E64">
        <w:rPr>
          <w:rFonts w:eastAsia="Times New Roman"/>
        </w:rPr>
        <w:t xml:space="preserve">) through the Pacific Northwest National Laboratory </w:t>
      </w:r>
      <w:r>
        <w:rPr>
          <w:rFonts w:eastAsia="Times New Roman"/>
        </w:rPr>
        <w:t xml:space="preserve">(PNNL) </w:t>
      </w:r>
      <w:r w:rsidRPr="5CF13E64">
        <w:rPr>
          <w:rFonts w:eastAsia="Times New Roman"/>
        </w:rPr>
        <w:t xml:space="preserve">River Corridor Science Focus Area (SFA). </w:t>
      </w:r>
      <w:r>
        <w:t xml:space="preserve">PNNL is operated by Battelle Memorial </w:t>
      </w:r>
      <w:r w:rsidRPr="00E73609">
        <w:rPr>
          <w:rFonts w:ascii="Calibri" w:hAnsi="Calibri" w:cs="Calibri"/>
        </w:rPr>
        <w:t xml:space="preserve">Institute for the </w:t>
      </w:r>
      <w:r>
        <w:rPr>
          <w:rFonts w:ascii="Calibri" w:hAnsi="Calibri" w:cs="Calibri"/>
        </w:rPr>
        <w:t>DOE</w:t>
      </w:r>
      <w:r w:rsidRPr="00E73609">
        <w:rPr>
          <w:rFonts w:ascii="Calibri" w:hAnsi="Calibri" w:cs="Calibri"/>
        </w:rPr>
        <w:t xml:space="preserve"> under Contract No. DE-AC05-76RL01830.</w:t>
      </w:r>
    </w:p>
    <w:p w14:paraId="2BF39E65" w14:textId="77777777" w:rsidR="00CB2EB3" w:rsidRDefault="00CB2EB3" w:rsidP="003F154F">
      <w:pPr>
        <w:spacing w:after="0"/>
      </w:pPr>
    </w:p>
    <w:p w14:paraId="21F2788B" w14:textId="77777777" w:rsidR="00C76C36" w:rsidRPr="00C76C36" w:rsidRDefault="00C76C36" w:rsidP="00C76C36">
      <w:pPr>
        <w:spacing w:after="0"/>
        <w:rPr>
          <w:rFonts w:eastAsia="Times New Roman"/>
          <w:sz w:val="10"/>
          <w:szCs w:val="10"/>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DC293CF" w14:textId="77777777" w:rsidR="00C76C36" w:rsidRPr="00C4736A" w:rsidRDefault="00C76C36" w:rsidP="00C76C36">
      <w:pPr>
        <w:spacing w:after="0"/>
        <w:rPr>
          <w:sz w:val="6"/>
          <w:szCs w:val="6"/>
        </w:rPr>
      </w:pPr>
    </w:p>
    <w:p w14:paraId="1556E321" w14:textId="3DDA0014" w:rsidR="00C76C36" w:rsidRDefault="5ACB9197" w:rsidP="30187052">
      <w:pPr>
        <w:spacing w:after="0"/>
      </w:pPr>
      <w:r>
        <w:t>Allison Myers-Pigg, allison.myers-pigg@pnnl.gov</w:t>
      </w:r>
    </w:p>
    <w:p w14:paraId="1BE2E990" w14:textId="77777777" w:rsidR="00C76C36" w:rsidRPr="00C4736A" w:rsidRDefault="00C76C36" w:rsidP="00C76C36">
      <w:pPr>
        <w:spacing w:after="0"/>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00C76C36">
        <w:tc>
          <w:tcPr>
            <w:tcW w:w="10800" w:type="dxa"/>
            <w:tcBorders>
              <w:top w:val="nil"/>
              <w:left w:val="nil"/>
              <w:bottom w:val="nil"/>
              <w:right w:val="nil"/>
            </w:tcBorders>
            <w:shd w:val="clear" w:color="auto" w:fill="2F5496" w:themeFill="accent1" w:themeFillShade="BF"/>
          </w:tcPr>
          <w:p w14:paraId="5EDB8B25" w14:textId="3D3EA269" w:rsidR="00B50532"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692B4BC5" w14:textId="1EF5B179" w:rsidR="00B50532" w:rsidRPr="00B50532" w:rsidRDefault="00B50532" w:rsidP="00B50532">
      <w:pPr>
        <w:spacing w:after="0"/>
        <w:rPr>
          <w:sz w:val="10"/>
          <w:szCs w:val="10"/>
        </w:rPr>
      </w:pPr>
    </w:p>
    <w:tbl>
      <w:tblPr>
        <w:tblStyle w:val="TableGrid"/>
        <w:tblW w:w="0" w:type="auto"/>
        <w:tblLook w:val="04A0" w:firstRow="1" w:lastRow="0" w:firstColumn="1" w:lastColumn="0" w:noHBand="0" w:noVBand="1"/>
      </w:tblPr>
      <w:tblGrid>
        <w:gridCol w:w="1075"/>
        <w:gridCol w:w="1800"/>
        <w:gridCol w:w="6475"/>
      </w:tblGrid>
      <w:tr w:rsidR="00B50532" w14:paraId="632956B0" w14:textId="77777777" w:rsidTr="70538C92">
        <w:tc>
          <w:tcPr>
            <w:tcW w:w="1075" w:type="dxa"/>
            <w:tcBorders>
              <w:top w:val="single" w:sz="4" w:space="0" w:color="auto"/>
              <w:left w:val="single" w:sz="4" w:space="0" w:color="auto"/>
              <w:bottom w:val="single" w:sz="4" w:space="0" w:color="auto"/>
              <w:right w:val="single" w:sz="4" w:space="0" w:color="auto"/>
            </w:tcBorders>
            <w:hideMark/>
          </w:tcPr>
          <w:p w14:paraId="4238FBCD" w14:textId="77777777" w:rsidR="00B50532" w:rsidRDefault="00B50532">
            <w:pPr>
              <w:pStyle w:val="NoSpacing"/>
              <w:rPr>
                <w:rFonts w:cstheme="minorHAnsi"/>
              </w:rPr>
            </w:pPr>
            <w:r>
              <w:rPr>
                <w:rFonts w:cstheme="minorHAnsi"/>
              </w:rPr>
              <w:t>Version 1</w:t>
            </w:r>
          </w:p>
        </w:tc>
        <w:tc>
          <w:tcPr>
            <w:tcW w:w="1800" w:type="dxa"/>
            <w:tcBorders>
              <w:top w:val="single" w:sz="4" w:space="0" w:color="auto"/>
              <w:left w:val="single" w:sz="4" w:space="0" w:color="auto"/>
              <w:bottom w:val="single" w:sz="4" w:space="0" w:color="auto"/>
              <w:right w:val="single" w:sz="4" w:space="0" w:color="auto"/>
            </w:tcBorders>
            <w:hideMark/>
          </w:tcPr>
          <w:p w14:paraId="1F20CAE8" w14:textId="1E2901D1" w:rsidR="00B50532" w:rsidRDefault="00463263" w:rsidP="70538C92">
            <w:pPr>
              <w:pStyle w:val="NoSpacing"/>
            </w:pPr>
            <w:r>
              <w:t>March</w:t>
            </w:r>
            <w:r w:rsidR="09936854" w:rsidRPr="70538C92">
              <w:t xml:space="preserve"> </w:t>
            </w:r>
            <w:r w:rsidR="2C055C2F" w:rsidRPr="70538C92">
              <w:t>202</w:t>
            </w:r>
            <w:r>
              <w:t>4</w:t>
            </w:r>
          </w:p>
        </w:tc>
        <w:tc>
          <w:tcPr>
            <w:tcW w:w="6475" w:type="dxa"/>
            <w:tcBorders>
              <w:top w:val="single" w:sz="4" w:space="0" w:color="auto"/>
              <w:left w:val="single" w:sz="4" w:space="0" w:color="auto"/>
              <w:bottom w:val="single" w:sz="4" w:space="0" w:color="auto"/>
              <w:right w:val="single" w:sz="4" w:space="0" w:color="auto"/>
            </w:tcBorders>
            <w:hideMark/>
          </w:tcPr>
          <w:p w14:paraId="4814DB2E" w14:textId="77777777" w:rsidR="00B50532" w:rsidRDefault="00B50532">
            <w:pPr>
              <w:pStyle w:val="NoSpacing"/>
              <w:rPr>
                <w:rFonts w:cstheme="minorHAnsi"/>
              </w:rPr>
            </w:pPr>
            <w:r>
              <w:rPr>
                <w:rFonts w:cstheme="minorHAnsi"/>
              </w:rPr>
              <w:t>Original data package publication</w:t>
            </w:r>
          </w:p>
        </w:tc>
      </w:tr>
    </w:tbl>
    <w:p w14:paraId="52A641C1" w14:textId="77777777" w:rsidR="00B50532" w:rsidRPr="00C4736A" w:rsidRDefault="00B50532" w:rsidP="00C4736A">
      <w:pPr>
        <w:rPr>
          <w:sz w:val="2"/>
          <w:szCs w:val="2"/>
        </w:rPr>
      </w:pPr>
    </w:p>
    <w:sectPr w:rsidR="00B50532" w:rsidRPr="00C4736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7EB2E" w14:textId="77777777" w:rsidR="00FE574B" w:rsidRDefault="00FE574B" w:rsidP="00AC144A">
      <w:pPr>
        <w:spacing w:after="0" w:line="240" w:lineRule="auto"/>
      </w:pPr>
      <w:r>
        <w:separator/>
      </w:r>
    </w:p>
  </w:endnote>
  <w:endnote w:type="continuationSeparator" w:id="0">
    <w:p w14:paraId="3E11D20D" w14:textId="77777777" w:rsidR="00FE574B" w:rsidRDefault="00FE574B" w:rsidP="00AC144A">
      <w:pPr>
        <w:spacing w:after="0" w:line="240" w:lineRule="auto"/>
      </w:pPr>
      <w:r>
        <w:continuationSeparator/>
      </w:r>
    </w:p>
  </w:endnote>
  <w:endnote w:type="continuationNotice" w:id="1">
    <w:p w14:paraId="31CFDB23" w14:textId="77777777" w:rsidR="00FE574B" w:rsidRDefault="00FE57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A2206C" w14:textId="1FE40A48" w:rsidR="00AC144A" w:rsidRDefault="00FE574B">
    <w:pPr>
      <w:pStyle w:val="Footer"/>
    </w:pPr>
    <w:r>
      <w:rPr>
        <w:noProof/>
      </w:rPr>
      <w:pict w14:anchorId="7519F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EBC0F" w14:textId="77777777" w:rsidR="00FE574B" w:rsidRDefault="00FE574B" w:rsidP="00AC144A">
      <w:pPr>
        <w:spacing w:after="0" w:line="240" w:lineRule="auto"/>
      </w:pPr>
      <w:r>
        <w:separator/>
      </w:r>
    </w:p>
  </w:footnote>
  <w:footnote w:type="continuationSeparator" w:id="0">
    <w:p w14:paraId="77C3C46C" w14:textId="77777777" w:rsidR="00FE574B" w:rsidRDefault="00FE574B" w:rsidP="00AC144A">
      <w:pPr>
        <w:spacing w:after="0" w:line="240" w:lineRule="auto"/>
      </w:pPr>
      <w:r>
        <w:continuationSeparator/>
      </w:r>
    </w:p>
  </w:footnote>
  <w:footnote w:type="continuationNotice" w:id="1">
    <w:p w14:paraId="16E6A82E" w14:textId="77777777" w:rsidR="00FE574B" w:rsidRDefault="00FE57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26905"/>
    <w:multiLevelType w:val="hybridMultilevel"/>
    <w:tmpl w:val="8B8E6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5"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814010">
    <w:abstractNumId w:val="3"/>
  </w:num>
  <w:num w:numId="2" w16cid:durableId="1482697524">
    <w:abstractNumId w:val="2"/>
  </w:num>
  <w:num w:numId="3" w16cid:durableId="2007778999">
    <w:abstractNumId w:val="5"/>
  </w:num>
  <w:num w:numId="4" w16cid:durableId="1644234061">
    <w:abstractNumId w:val="4"/>
  </w:num>
  <w:num w:numId="5" w16cid:durableId="1832912981">
    <w:abstractNumId w:val="0"/>
  </w:num>
  <w:num w:numId="6" w16cid:durableId="16614957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vaiani, Jake">
    <w15:presenceInfo w15:providerId="AD" w15:userId="S::jake.cavaiani@pnnl.gov::0dae458b-4135-4646-9dfb-8001185a9d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2526"/>
    <w:rsid w:val="00005CC0"/>
    <w:rsid w:val="000062E8"/>
    <w:rsid w:val="00015C38"/>
    <w:rsid w:val="00022550"/>
    <w:rsid w:val="000315C9"/>
    <w:rsid w:val="00034334"/>
    <w:rsid w:val="0003670D"/>
    <w:rsid w:val="0004089E"/>
    <w:rsid w:val="0004133D"/>
    <w:rsid w:val="00043213"/>
    <w:rsid w:val="00044329"/>
    <w:rsid w:val="00061AA3"/>
    <w:rsid w:val="0006529B"/>
    <w:rsid w:val="0007470C"/>
    <w:rsid w:val="00075BF0"/>
    <w:rsid w:val="0007678C"/>
    <w:rsid w:val="000776AF"/>
    <w:rsid w:val="000850A1"/>
    <w:rsid w:val="000867D1"/>
    <w:rsid w:val="0008683E"/>
    <w:rsid w:val="00086D8D"/>
    <w:rsid w:val="00091D6D"/>
    <w:rsid w:val="00093799"/>
    <w:rsid w:val="00095B9B"/>
    <w:rsid w:val="000A115C"/>
    <w:rsid w:val="000A285D"/>
    <w:rsid w:val="000A3091"/>
    <w:rsid w:val="000A40EC"/>
    <w:rsid w:val="000B029B"/>
    <w:rsid w:val="000C150C"/>
    <w:rsid w:val="000C6336"/>
    <w:rsid w:val="000C667A"/>
    <w:rsid w:val="000D381D"/>
    <w:rsid w:val="000D418B"/>
    <w:rsid w:val="000D69FB"/>
    <w:rsid w:val="000E1EBC"/>
    <w:rsid w:val="000E76DD"/>
    <w:rsid w:val="000F313F"/>
    <w:rsid w:val="000F5F8A"/>
    <w:rsid w:val="00101DBB"/>
    <w:rsid w:val="00101E52"/>
    <w:rsid w:val="00103D5D"/>
    <w:rsid w:val="00107877"/>
    <w:rsid w:val="0011143D"/>
    <w:rsid w:val="00112D2A"/>
    <w:rsid w:val="00113C29"/>
    <w:rsid w:val="00114FF7"/>
    <w:rsid w:val="001161B8"/>
    <w:rsid w:val="00124DD4"/>
    <w:rsid w:val="001301B5"/>
    <w:rsid w:val="001424B0"/>
    <w:rsid w:val="00143CB6"/>
    <w:rsid w:val="00150BEF"/>
    <w:rsid w:val="00153CD1"/>
    <w:rsid w:val="00154DE5"/>
    <w:rsid w:val="0015702A"/>
    <w:rsid w:val="0016344A"/>
    <w:rsid w:val="0016600F"/>
    <w:rsid w:val="00173D58"/>
    <w:rsid w:val="00175AFD"/>
    <w:rsid w:val="001767DC"/>
    <w:rsid w:val="00186C9B"/>
    <w:rsid w:val="00190AD9"/>
    <w:rsid w:val="00193690"/>
    <w:rsid w:val="00193B25"/>
    <w:rsid w:val="001A09C7"/>
    <w:rsid w:val="001A21BE"/>
    <w:rsid w:val="001A4509"/>
    <w:rsid w:val="001B192E"/>
    <w:rsid w:val="001B4498"/>
    <w:rsid w:val="001B610D"/>
    <w:rsid w:val="001C6A2F"/>
    <w:rsid w:val="001C717C"/>
    <w:rsid w:val="001D2B78"/>
    <w:rsid w:val="001D4228"/>
    <w:rsid w:val="001D6C1D"/>
    <w:rsid w:val="001D7054"/>
    <w:rsid w:val="001D7AB3"/>
    <w:rsid w:val="001E0204"/>
    <w:rsid w:val="001E0875"/>
    <w:rsid w:val="001E3041"/>
    <w:rsid w:val="001E41AC"/>
    <w:rsid w:val="001E5576"/>
    <w:rsid w:val="001E6EBF"/>
    <w:rsid w:val="001F2668"/>
    <w:rsid w:val="001F6D41"/>
    <w:rsid w:val="001F774F"/>
    <w:rsid w:val="0020367D"/>
    <w:rsid w:val="00206E52"/>
    <w:rsid w:val="00210F1F"/>
    <w:rsid w:val="00215620"/>
    <w:rsid w:val="0022409D"/>
    <w:rsid w:val="002248CC"/>
    <w:rsid w:val="002269CB"/>
    <w:rsid w:val="002325A7"/>
    <w:rsid w:val="00232C5C"/>
    <w:rsid w:val="00234E02"/>
    <w:rsid w:val="002372A7"/>
    <w:rsid w:val="0024073E"/>
    <w:rsid w:val="00241A6F"/>
    <w:rsid w:val="00245C42"/>
    <w:rsid w:val="00246D17"/>
    <w:rsid w:val="00265461"/>
    <w:rsid w:val="00266D76"/>
    <w:rsid w:val="00272207"/>
    <w:rsid w:val="00275C60"/>
    <w:rsid w:val="00280150"/>
    <w:rsid w:val="00283EA7"/>
    <w:rsid w:val="002945DC"/>
    <w:rsid w:val="00295A54"/>
    <w:rsid w:val="002A2C7C"/>
    <w:rsid w:val="002A3ADF"/>
    <w:rsid w:val="002A769A"/>
    <w:rsid w:val="002B261E"/>
    <w:rsid w:val="002B298C"/>
    <w:rsid w:val="002B3550"/>
    <w:rsid w:val="002B5352"/>
    <w:rsid w:val="002B7314"/>
    <w:rsid w:val="002C4622"/>
    <w:rsid w:val="002C7D8E"/>
    <w:rsid w:val="002D01A3"/>
    <w:rsid w:val="002D51B4"/>
    <w:rsid w:val="002D5351"/>
    <w:rsid w:val="002D6F08"/>
    <w:rsid w:val="002D79C7"/>
    <w:rsid w:val="002E21E4"/>
    <w:rsid w:val="002E696A"/>
    <w:rsid w:val="002E7F2D"/>
    <w:rsid w:val="002F1354"/>
    <w:rsid w:val="002F31CC"/>
    <w:rsid w:val="002F4833"/>
    <w:rsid w:val="003002F9"/>
    <w:rsid w:val="00300E23"/>
    <w:rsid w:val="00300FEC"/>
    <w:rsid w:val="00332DD7"/>
    <w:rsid w:val="003356FA"/>
    <w:rsid w:val="00335D67"/>
    <w:rsid w:val="00336934"/>
    <w:rsid w:val="0034065D"/>
    <w:rsid w:val="00340FAB"/>
    <w:rsid w:val="0034228B"/>
    <w:rsid w:val="00342FF8"/>
    <w:rsid w:val="003453A8"/>
    <w:rsid w:val="003544B2"/>
    <w:rsid w:val="003548EC"/>
    <w:rsid w:val="00357231"/>
    <w:rsid w:val="003607CF"/>
    <w:rsid w:val="00362084"/>
    <w:rsid w:val="003622D2"/>
    <w:rsid w:val="00366DD0"/>
    <w:rsid w:val="00370DDE"/>
    <w:rsid w:val="003744B1"/>
    <w:rsid w:val="00380A91"/>
    <w:rsid w:val="00380DB2"/>
    <w:rsid w:val="0038321C"/>
    <w:rsid w:val="00392B6F"/>
    <w:rsid w:val="00392D83"/>
    <w:rsid w:val="00395CB0"/>
    <w:rsid w:val="0039653B"/>
    <w:rsid w:val="003A058C"/>
    <w:rsid w:val="003A2B04"/>
    <w:rsid w:val="003A2F5B"/>
    <w:rsid w:val="003A462D"/>
    <w:rsid w:val="003B79D2"/>
    <w:rsid w:val="003B7EB1"/>
    <w:rsid w:val="003B7EF5"/>
    <w:rsid w:val="003B7F52"/>
    <w:rsid w:val="003C3413"/>
    <w:rsid w:val="003C3677"/>
    <w:rsid w:val="003D04BF"/>
    <w:rsid w:val="003D49E5"/>
    <w:rsid w:val="003E0BD8"/>
    <w:rsid w:val="003E31D3"/>
    <w:rsid w:val="003E5F83"/>
    <w:rsid w:val="003E708A"/>
    <w:rsid w:val="003E76EB"/>
    <w:rsid w:val="003F154F"/>
    <w:rsid w:val="003F7D01"/>
    <w:rsid w:val="00400B44"/>
    <w:rsid w:val="00401834"/>
    <w:rsid w:val="00425297"/>
    <w:rsid w:val="00432018"/>
    <w:rsid w:val="0043565A"/>
    <w:rsid w:val="00437499"/>
    <w:rsid w:val="0044456D"/>
    <w:rsid w:val="00446CA9"/>
    <w:rsid w:val="004538CD"/>
    <w:rsid w:val="0045425C"/>
    <w:rsid w:val="00463263"/>
    <w:rsid w:val="00463341"/>
    <w:rsid w:val="004641C4"/>
    <w:rsid w:val="004673A2"/>
    <w:rsid w:val="00497C5F"/>
    <w:rsid w:val="004A0EA1"/>
    <w:rsid w:val="004A2259"/>
    <w:rsid w:val="004A2ACF"/>
    <w:rsid w:val="004A5D37"/>
    <w:rsid w:val="004A63F1"/>
    <w:rsid w:val="004B1078"/>
    <w:rsid w:val="004B38EA"/>
    <w:rsid w:val="004C27D4"/>
    <w:rsid w:val="004C4BE9"/>
    <w:rsid w:val="004C7864"/>
    <w:rsid w:val="004D47C0"/>
    <w:rsid w:val="004D67EA"/>
    <w:rsid w:val="004E30F7"/>
    <w:rsid w:val="00503D55"/>
    <w:rsid w:val="00507700"/>
    <w:rsid w:val="005107A8"/>
    <w:rsid w:val="00520374"/>
    <w:rsid w:val="00525C7C"/>
    <w:rsid w:val="005321D4"/>
    <w:rsid w:val="00534030"/>
    <w:rsid w:val="00557B62"/>
    <w:rsid w:val="00561AA3"/>
    <w:rsid w:val="00566B71"/>
    <w:rsid w:val="0057066E"/>
    <w:rsid w:val="00571B57"/>
    <w:rsid w:val="0057353C"/>
    <w:rsid w:val="00575838"/>
    <w:rsid w:val="005816A1"/>
    <w:rsid w:val="00593921"/>
    <w:rsid w:val="005A4AC1"/>
    <w:rsid w:val="005A4FAF"/>
    <w:rsid w:val="005A5916"/>
    <w:rsid w:val="005B1073"/>
    <w:rsid w:val="005B2C9E"/>
    <w:rsid w:val="005B7530"/>
    <w:rsid w:val="005C49C9"/>
    <w:rsid w:val="005C6C29"/>
    <w:rsid w:val="005D0E8E"/>
    <w:rsid w:val="005D1713"/>
    <w:rsid w:val="005D3668"/>
    <w:rsid w:val="005E0810"/>
    <w:rsid w:val="005E4675"/>
    <w:rsid w:val="005E76FC"/>
    <w:rsid w:val="006005BC"/>
    <w:rsid w:val="0060367E"/>
    <w:rsid w:val="00605C10"/>
    <w:rsid w:val="00606216"/>
    <w:rsid w:val="00606884"/>
    <w:rsid w:val="00610CA5"/>
    <w:rsid w:val="006341F8"/>
    <w:rsid w:val="00635A3F"/>
    <w:rsid w:val="00642135"/>
    <w:rsid w:val="0064230D"/>
    <w:rsid w:val="00652231"/>
    <w:rsid w:val="0065328A"/>
    <w:rsid w:val="00657666"/>
    <w:rsid w:val="00661A75"/>
    <w:rsid w:val="00662162"/>
    <w:rsid w:val="00662C5C"/>
    <w:rsid w:val="00670430"/>
    <w:rsid w:val="00673FF7"/>
    <w:rsid w:val="00675EF1"/>
    <w:rsid w:val="006810EF"/>
    <w:rsid w:val="00682628"/>
    <w:rsid w:val="00683B3F"/>
    <w:rsid w:val="00691314"/>
    <w:rsid w:val="00693F4C"/>
    <w:rsid w:val="006A55A4"/>
    <w:rsid w:val="006A5F63"/>
    <w:rsid w:val="006B095D"/>
    <w:rsid w:val="006B1B19"/>
    <w:rsid w:val="006B266D"/>
    <w:rsid w:val="006B2883"/>
    <w:rsid w:val="006C48A2"/>
    <w:rsid w:val="006C7DAB"/>
    <w:rsid w:val="006D0919"/>
    <w:rsid w:val="006E0B7B"/>
    <w:rsid w:val="006E52D5"/>
    <w:rsid w:val="006F5616"/>
    <w:rsid w:val="00703942"/>
    <w:rsid w:val="00704983"/>
    <w:rsid w:val="00704C47"/>
    <w:rsid w:val="00705A5E"/>
    <w:rsid w:val="00705FBB"/>
    <w:rsid w:val="00706CED"/>
    <w:rsid w:val="00710BA3"/>
    <w:rsid w:val="00711130"/>
    <w:rsid w:val="00714947"/>
    <w:rsid w:val="00715575"/>
    <w:rsid w:val="00727EA5"/>
    <w:rsid w:val="00737CE8"/>
    <w:rsid w:val="007463C5"/>
    <w:rsid w:val="0075415F"/>
    <w:rsid w:val="00772E80"/>
    <w:rsid w:val="00774BE4"/>
    <w:rsid w:val="00774E23"/>
    <w:rsid w:val="00776145"/>
    <w:rsid w:val="00777E8B"/>
    <w:rsid w:val="0078248E"/>
    <w:rsid w:val="0078699B"/>
    <w:rsid w:val="0079143F"/>
    <w:rsid w:val="007917AB"/>
    <w:rsid w:val="007A2F89"/>
    <w:rsid w:val="007A7DFD"/>
    <w:rsid w:val="007C08AC"/>
    <w:rsid w:val="007C247D"/>
    <w:rsid w:val="007C3197"/>
    <w:rsid w:val="007C7717"/>
    <w:rsid w:val="007E0CFD"/>
    <w:rsid w:val="007E4323"/>
    <w:rsid w:val="007E66D3"/>
    <w:rsid w:val="00805E1D"/>
    <w:rsid w:val="008177B6"/>
    <w:rsid w:val="0082298E"/>
    <w:rsid w:val="00826B91"/>
    <w:rsid w:val="00834614"/>
    <w:rsid w:val="00835F3B"/>
    <w:rsid w:val="00836F9B"/>
    <w:rsid w:val="00843AF0"/>
    <w:rsid w:val="00845B07"/>
    <w:rsid w:val="008569A9"/>
    <w:rsid w:val="008577B9"/>
    <w:rsid w:val="00860A28"/>
    <w:rsid w:val="00860C57"/>
    <w:rsid w:val="008615D2"/>
    <w:rsid w:val="00861E07"/>
    <w:rsid w:val="00865733"/>
    <w:rsid w:val="0086759F"/>
    <w:rsid w:val="008701B1"/>
    <w:rsid w:val="0087590A"/>
    <w:rsid w:val="00891965"/>
    <w:rsid w:val="00892412"/>
    <w:rsid w:val="008A3A0D"/>
    <w:rsid w:val="008A6508"/>
    <w:rsid w:val="008A6640"/>
    <w:rsid w:val="008C5102"/>
    <w:rsid w:val="008C5CA5"/>
    <w:rsid w:val="008D66D7"/>
    <w:rsid w:val="008E21F5"/>
    <w:rsid w:val="008E5451"/>
    <w:rsid w:val="008F0130"/>
    <w:rsid w:val="008F1155"/>
    <w:rsid w:val="009021EE"/>
    <w:rsid w:val="00906B41"/>
    <w:rsid w:val="00915138"/>
    <w:rsid w:val="009208EF"/>
    <w:rsid w:val="009227E2"/>
    <w:rsid w:val="00923FB7"/>
    <w:rsid w:val="009273A9"/>
    <w:rsid w:val="00931BD4"/>
    <w:rsid w:val="00937CFD"/>
    <w:rsid w:val="0094520F"/>
    <w:rsid w:val="009458AB"/>
    <w:rsid w:val="00946955"/>
    <w:rsid w:val="0094786A"/>
    <w:rsid w:val="009514F2"/>
    <w:rsid w:val="009516ED"/>
    <w:rsid w:val="00952C7C"/>
    <w:rsid w:val="00952FD8"/>
    <w:rsid w:val="00955D76"/>
    <w:rsid w:val="00961320"/>
    <w:rsid w:val="00961E8A"/>
    <w:rsid w:val="00964F96"/>
    <w:rsid w:val="00967242"/>
    <w:rsid w:val="00967AA4"/>
    <w:rsid w:val="00970EEA"/>
    <w:rsid w:val="00972597"/>
    <w:rsid w:val="00974784"/>
    <w:rsid w:val="00974AA9"/>
    <w:rsid w:val="009752B9"/>
    <w:rsid w:val="00975A9A"/>
    <w:rsid w:val="00975E56"/>
    <w:rsid w:val="00977922"/>
    <w:rsid w:val="00984722"/>
    <w:rsid w:val="009853DC"/>
    <w:rsid w:val="009858DB"/>
    <w:rsid w:val="00987104"/>
    <w:rsid w:val="0099022E"/>
    <w:rsid w:val="00992471"/>
    <w:rsid w:val="00997B4F"/>
    <w:rsid w:val="009A206F"/>
    <w:rsid w:val="009A6EE1"/>
    <w:rsid w:val="009B0D1C"/>
    <w:rsid w:val="009B32AA"/>
    <w:rsid w:val="009C0B34"/>
    <w:rsid w:val="009C1BFA"/>
    <w:rsid w:val="009D35C0"/>
    <w:rsid w:val="009D43FE"/>
    <w:rsid w:val="009D6D4C"/>
    <w:rsid w:val="009E475A"/>
    <w:rsid w:val="009E58AC"/>
    <w:rsid w:val="009F0222"/>
    <w:rsid w:val="009F251A"/>
    <w:rsid w:val="009F33C4"/>
    <w:rsid w:val="009F766F"/>
    <w:rsid w:val="00A0303E"/>
    <w:rsid w:val="00A05F1D"/>
    <w:rsid w:val="00A06AFB"/>
    <w:rsid w:val="00A106CA"/>
    <w:rsid w:val="00A2014D"/>
    <w:rsid w:val="00A20F8B"/>
    <w:rsid w:val="00A23166"/>
    <w:rsid w:val="00A233E3"/>
    <w:rsid w:val="00A2657B"/>
    <w:rsid w:val="00A27BC7"/>
    <w:rsid w:val="00A33B4A"/>
    <w:rsid w:val="00A37E3D"/>
    <w:rsid w:val="00A427B5"/>
    <w:rsid w:val="00A44ECA"/>
    <w:rsid w:val="00A529F6"/>
    <w:rsid w:val="00A534FF"/>
    <w:rsid w:val="00A575B0"/>
    <w:rsid w:val="00A609CE"/>
    <w:rsid w:val="00A66E74"/>
    <w:rsid w:val="00A71EA6"/>
    <w:rsid w:val="00A72B47"/>
    <w:rsid w:val="00A757D8"/>
    <w:rsid w:val="00A76D6E"/>
    <w:rsid w:val="00A77677"/>
    <w:rsid w:val="00A85C60"/>
    <w:rsid w:val="00A92ABD"/>
    <w:rsid w:val="00A961E8"/>
    <w:rsid w:val="00AA0818"/>
    <w:rsid w:val="00AA41B2"/>
    <w:rsid w:val="00AB46F0"/>
    <w:rsid w:val="00AC144A"/>
    <w:rsid w:val="00AC3569"/>
    <w:rsid w:val="00AC4A1C"/>
    <w:rsid w:val="00AD26A7"/>
    <w:rsid w:val="00AE0E1B"/>
    <w:rsid w:val="00AE77BD"/>
    <w:rsid w:val="00AF007A"/>
    <w:rsid w:val="00B02CE6"/>
    <w:rsid w:val="00B0413B"/>
    <w:rsid w:val="00B051AD"/>
    <w:rsid w:val="00B072EF"/>
    <w:rsid w:val="00B120F8"/>
    <w:rsid w:val="00B13537"/>
    <w:rsid w:val="00B1521A"/>
    <w:rsid w:val="00B24F40"/>
    <w:rsid w:val="00B3342A"/>
    <w:rsid w:val="00B34EE1"/>
    <w:rsid w:val="00B42E1D"/>
    <w:rsid w:val="00B44E01"/>
    <w:rsid w:val="00B45852"/>
    <w:rsid w:val="00B50532"/>
    <w:rsid w:val="00B50D08"/>
    <w:rsid w:val="00B5759E"/>
    <w:rsid w:val="00B63420"/>
    <w:rsid w:val="00B65C07"/>
    <w:rsid w:val="00B701BE"/>
    <w:rsid w:val="00B71F42"/>
    <w:rsid w:val="00B73F1A"/>
    <w:rsid w:val="00B75450"/>
    <w:rsid w:val="00B7702B"/>
    <w:rsid w:val="00B77C42"/>
    <w:rsid w:val="00B806C4"/>
    <w:rsid w:val="00B82335"/>
    <w:rsid w:val="00B84F6F"/>
    <w:rsid w:val="00B87826"/>
    <w:rsid w:val="00B9117F"/>
    <w:rsid w:val="00B91709"/>
    <w:rsid w:val="00B95CB5"/>
    <w:rsid w:val="00BB5B1D"/>
    <w:rsid w:val="00BC6DBB"/>
    <w:rsid w:val="00BC6EF6"/>
    <w:rsid w:val="00BD06A5"/>
    <w:rsid w:val="00BD6410"/>
    <w:rsid w:val="00BD7705"/>
    <w:rsid w:val="00BE60A8"/>
    <w:rsid w:val="00C045E0"/>
    <w:rsid w:val="00C11F20"/>
    <w:rsid w:val="00C14279"/>
    <w:rsid w:val="00C15598"/>
    <w:rsid w:val="00C16BF1"/>
    <w:rsid w:val="00C275CF"/>
    <w:rsid w:val="00C34309"/>
    <w:rsid w:val="00C406A8"/>
    <w:rsid w:val="00C4113C"/>
    <w:rsid w:val="00C4297D"/>
    <w:rsid w:val="00C4736A"/>
    <w:rsid w:val="00C53E03"/>
    <w:rsid w:val="00C542B2"/>
    <w:rsid w:val="00C6011F"/>
    <w:rsid w:val="00C610A2"/>
    <w:rsid w:val="00C649A8"/>
    <w:rsid w:val="00C7055F"/>
    <w:rsid w:val="00C723D5"/>
    <w:rsid w:val="00C75645"/>
    <w:rsid w:val="00C767F5"/>
    <w:rsid w:val="00C76C36"/>
    <w:rsid w:val="00C778B5"/>
    <w:rsid w:val="00C86618"/>
    <w:rsid w:val="00C90590"/>
    <w:rsid w:val="00CA1B68"/>
    <w:rsid w:val="00CA2FD9"/>
    <w:rsid w:val="00CA49F2"/>
    <w:rsid w:val="00CA7589"/>
    <w:rsid w:val="00CB2740"/>
    <w:rsid w:val="00CB2EB3"/>
    <w:rsid w:val="00CB3BEB"/>
    <w:rsid w:val="00CB4E2D"/>
    <w:rsid w:val="00CB5249"/>
    <w:rsid w:val="00CD1824"/>
    <w:rsid w:val="00CD67C2"/>
    <w:rsid w:val="00CD7196"/>
    <w:rsid w:val="00CF25BC"/>
    <w:rsid w:val="00D01ADC"/>
    <w:rsid w:val="00D033D2"/>
    <w:rsid w:val="00D0633D"/>
    <w:rsid w:val="00D07AEB"/>
    <w:rsid w:val="00D14DB3"/>
    <w:rsid w:val="00D20800"/>
    <w:rsid w:val="00D20FD2"/>
    <w:rsid w:val="00D26A0F"/>
    <w:rsid w:val="00D26DEA"/>
    <w:rsid w:val="00D32A4D"/>
    <w:rsid w:val="00D44384"/>
    <w:rsid w:val="00D46FDE"/>
    <w:rsid w:val="00D645B3"/>
    <w:rsid w:val="00D64CE6"/>
    <w:rsid w:val="00D71B14"/>
    <w:rsid w:val="00D7436B"/>
    <w:rsid w:val="00D765B8"/>
    <w:rsid w:val="00D80D5E"/>
    <w:rsid w:val="00D8112B"/>
    <w:rsid w:val="00D86037"/>
    <w:rsid w:val="00D90057"/>
    <w:rsid w:val="00D9106D"/>
    <w:rsid w:val="00D9465C"/>
    <w:rsid w:val="00DA15E5"/>
    <w:rsid w:val="00DA216D"/>
    <w:rsid w:val="00DA3DC8"/>
    <w:rsid w:val="00DA45CC"/>
    <w:rsid w:val="00DA5C11"/>
    <w:rsid w:val="00DB27DA"/>
    <w:rsid w:val="00DC2523"/>
    <w:rsid w:val="00DC3F9B"/>
    <w:rsid w:val="00DC7838"/>
    <w:rsid w:val="00DD4A43"/>
    <w:rsid w:val="00DD6DC3"/>
    <w:rsid w:val="00DE0A6D"/>
    <w:rsid w:val="00DE0E04"/>
    <w:rsid w:val="00DE23EA"/>
    <w:rsid w:val="00DE32AB"/>
    <w:rsid w:val="00DE6247"/>
    <w:rsid w:val="00DF0BF1"/>
    <w:rsid w:val="00E0529C"/>
    <w:rsid w:val="00E06B1E"/>
    <w:rsid w:val="00E06E94"/>
    <w:rsid w:val="00E165C0"/>
    <w:rsid w:val="00E250FA"/>
    <w:rsid w:val="00E270BA"/>
    <w:rsid w:val="00E302B4"/>
    <w:rsid w:val="00E306AB"/>
    <w:rsid w:val="00E3190D"/>
    <w:rsid w:val="00E334EB"/>
    <w:rsid w:val="00E35301"/>
    <w:rsid w:val="00E36FD3"/>
    <w:rsid w:val="00E406D6"/>
    <w:rsid w:val="00E41F56"/>
    <w:rsid w:val="00E454F2"/>
    <w:rsid w:val="00E46F75"/>
    <w:rsid w:val="00E47094"/>
    <w:rsid w:val="00E5108E"/>
    <w:rsid w:val="00E526CB"/>
    <w:rsid w:val="00E533F6"/>
    <w:rsid w:val="00E54049"/>
    <w:rsid w:val="00E574A4"/>
    <w:rsid w:val="00E579B0"/>
    <w:rsid w:val="00E60B91"/>
    <w:rsid w:val="00E61DF3"/>
    <w:rsid w:val="00E65342"/>
    <w:rsid w:val="00E747CE"/>
    <w:rsid w:val="00E74DE5"/>
    <w:rsid w:val="00E859E8"/>
    <w:rsid w:val="00E863D0"/>
    <w:rsid w:val="00E904D1"/>
    <w:rsid w:val="00E96A0E"/>
    <w:rsid w:val="00EA17B9"/>
    <w:rsid w:val="00EA2E3A"/>
    <w:rsid w:val="00EA474B"/>
    <w:rsid w:val="00EA4820"/>
    <w:rsid w:val="00EA5BCD"/>
    <w:rsid w:val="00EA60BD"/>
    <w:rsid w:val="00EB0E8B"/>
    <w:rsid w:val="00EB295D"/>
    <w:rsid w:val="00EB300F"/>
    <w:rsid w:val="00EB30B7"/>
    <w:rsid w:val="00EB770F"/>
    <w:rsid w:val="00EB79E2"/>
    <w:rsid w:val="00EC00FB"/>
    <w:rsid w:val="00ED08EA"/>
    <w:rsid w:val="00ED3489"/>
    <w:rsid w:val="00ED4353"/>
    <w:rsid w:val="00ED45E1"/>
    <w:rsid w:val="00ED47A1"/>
    <w:rsid w:val="00ED4C42"/>
    <w:rsid w:val="00EE5586"/>
    <w:rsid w:val="00EE6200"/>
    <w:rsid w:val="00EE668D"/>
    <w:rsid w:val="00EF054A"/>
    <w:rsid w:val="00EF07E9"/>
    <w:rsid w:val="00EF1EFE"/>
    <w:rsid w:val="00EF4B95"/>
    <w:rsid w:val="00EF5746"/>
    <w:rsid w:val="00EF677F"/>
    <w:rsid w:val="00F009FF"/>
    <w:rsid w:val="00F021B0"/>
    <w:rsid w:val="00F03883"/>
    <w:rsid w:val="00F041DF"/>
    <w:rsid w:val="00F05663"/>
    <w:rsid w:val="00F20ACE"/>
    <w:rsid w:val="00F342CC"/>
    <w:rsid w:val="00F61D87"/>
    <w:rsid w:val="00F62CC0"/>
    <w:rsid w:val="00F71A8E"/>
    <w:rsid w:val="00F720D3"/>
    <w:rsid w:val="00F72583"/>
    <w:rsid w:val="00F74233"/>
    <w:rsid w:val="00F77F65"/>
    <w:rsid w:val="00F801D5"/>
    <w:rsid w:val="00F816D4"/>
    <w:rsid w:val="00F82768"/>
    <w:rsid w:val="00F8310B"/>
    <w:rsid w:val="00F8561C"/>
    <w:rsid w:val="00F85C51"/>
    <w:rsid w:val="00F85E3E"/>
    <w:rsid w:val="00FB5DC4"/>
    <w:rsid w:val="00FB75B8"/>
    <w:rsid w:val="00FC2692"/>
    <w:rsid w:val="00FC7357"/>
    <w:rsid w:val="00FD3889"/>
    <w:rsid w:val="00FD4799"/>
    <w:rsid w:val="00FE574B"/>
    <w:rsid w:val="00FF2A0E"/>
    <w:rsid w:val="00FF2B66"/>
    <w:rsid w:val="02C2DB5D"/>
    <w:rsid w:val="03B99A1B"/>
    <w:rsid w:val="05DD37E2"/>
    <w:rsid w:val="075D32D4"/>
    <w:rsid w:val="07777F2D"/>
    <w:rsid w:val="08B1F016"/>
    <w:rsid w:val="09341A25"/>
    <w:rsid w:val="094B7B04"/>
    <w:rsid w:val="09936854"/>
    <w:rsid w:val="0A94D396"/>
    <w:rsid w:val="0AA9BB75"/>
    <w:rsid w:val="0BCA7D81"/>
    <w:rsid w:val="0BDC4C49"/>
    <w:rsid w:val="0C68D3A3"/>
    <w:rsid w:val="0C7207D9"/>
    <w:rsid w:val="0CC5E787"/>
    <w:rsid w:val="0D6FC33B"/>
    <w:rsid w:val="0E92C1C2"/>
    <w:rsid w:val="0E9DDAD6"/>
    <w:rsid w:val="0FA3D046"/>
    <w:rsid w:val="10195F19"/>
    <w:rsid w:val="1090C7E4"/>
    <w:rsid w:val="12702572"/>
    <w:rsid w:val="127734FC"/>
    <w:rsid w:val="12B16AED"/>
    <w:rsid w:val="1316702E"/>
    <w:rsid w:val="13993136"/>
    <w:rsid w:val="14C09F9F"/>
    <w:rsid w:val="15291FB8"/>
    <w:rsid w:val="15A073F9"/>
    <w:rsid w:val="161C7238"/>
    <w:rsid w:val="180F1483"/>
    <w:rsid w:val="19917F5C"/>
    <w:rsid w:val="19D835FB"/>
    <w:rsid w:val="1B3DDBFC"/>
    <w:rsid w:val="1C11B516"/>
    <w:rsid w:val="1C51EF56"/>
    <w:rsid w:val="1C6570CA"/>
    <w:rsid w:val="1D915CF2"/>
    <w:rsid w:val="1E150027"/>
    <w:rsid w:val="1E848A45"/>
    <w:rsid w:val="1E93278C"/>
    <w:rsid w:val="1ED77F11"/>
    <w:rsid w:val="1F255DB1"/>
    <w:rsid w:val="1F7174B3"/>
    <w:rsid w:val="1FD11AA5"/>
    <w:rsid w:val="20698962"/>
    <w:rsid w:val="21A419A5"/>
    <w:rsid w:val="2209C4A6"/>
    <w:rsid w:val="22BC6D69"/>
    <w:rsid w:val="23AAF034"/>
    <w:rsid w:val="2490BF32"/>
    <w:rsid w:val="252BAD83"/>
    <w:rsid w:val="259B2482"/>
    <w:rsid w:val="259B82F4"/>
    <w:rsid w:val="25AD056A"/>
    <w:rsid w:val="25B69E5C"/>
    <w:rsid w:val="25CC4FE9"/>
    <w:rsid w:val="26B1402E"/>
    <w:rsid w:val="26B84F48"/>
    <w:rsid w:val="278819A2"/>
    <w:rsid w:val="27AFF38D"/>
    <w:rsid w:val="2874E166"/>
    <w:rsid w:val="28C9ADD0"/>
    <w:rsid w:val="29EC3C3E"/>
    <w:rsid w:val="2A9948A7"/>
    <w:rsid w:val="2C055C2F"/>
    <w:rsid w:val="2D2EFA92"/>
    <w:rsid w:val="2D53ACD6"/>
    <w:rsid w:val="2D6EC8A5"/>
    <w:rsid w:val="2D83A509"/>
    <w:rsid w:val="2DA2632B"/>
    <w:rsid w:val="30187052"/>
    <w:rsid w:val="31274311"/>
    <w:rsid w:val="32EF61DF"/>
    <w:rsid w:val="339D42A9"/>
    <w:rsid w:val="33D20E42"/>
    <w:rsid w:val="358B97A0"/>
    <w:rsid w:val="35F247A1"/>
    <w:rsid w:val="3626D9BD"/>
    <w:rsid w:val="36E7CC6E"/>
    <w:rsid w:val="36FA308B"/>
    <w:rsid w:val="373DCC16"/>
    <w:rsid w:val="38E67DD0"/>
    <w:rsid w:val="39B01381"/>
    <w:rsid w:val="3A1DF6AF"/>
    <w:rsid w:val="3A480061"/>
    <w:rsid w:val="3AF5F445"/>
    <w:rsid w:val="3B4CFDB2"/>
    <w:rsid w:val="3C07C2F8"/>
    <w:rsid w:val="3C2708A0"/>
    <w:rsid w:val="3D3F0178"/>
    <w:rsid w:val="3D8FDA27"/>
    <w:rsid w:val="3E0811B4"/>
    <w:rsid w:val="3E1BE4DB"/>
    <w:rsid w:val="3E2AEF41"/>
    <w:rsid w:val="3EE8C5BE"/>
    <w:rsid w:val="3F1E84C5"/>
    <w:rsid w:val="3FB1CD50"/>
    <w:rsid w:val="4093E7C9"/>
    <w:rsid w:val="41B044DE"/>
    <w:rsid w:val="44AE7D7D"/>
    <w:rsid w:val="4502630F"/>
    <w:rsid w:val="4530E94D"/>
    <w:rsid w:val="4536CECE"/>
    <w:rsid w:val="45E0E441"/>
    <w:rsid w:val="46CCB9AE"/>
    <w:rsid w:val="47899F93"/>
    <w:rsid w:val="47A0D199"/>
    <w:rsid w:val="4824AEB0"/>
    <w:rsid w:val="495179C3"/>
    <w:rsid w:val="49DDDD17"/>
    <w:rsid w:val="4A406AD9"/>
    <w:rsid w:val="4A66AF9E"/>
    <w:rsid w:val="4A70E7C8"/>
    <w:rsid w:val="4A842338"/>
    <w:rsid w:val="4A9F5AEF"/>
    <w:rsid w:val="4ABDB504"/>
    <w:rsid w:val="4B0E2399"/>
    <w:rsid w:val="4D976CB7"/>
    <w:rsid w:val="4F0979A1"/>
    <w:rsid w:val="4FE22632"/>
    <w:rsid w:val="50CF3078"/>
    <w:rsid w:val="5134ECB8"/>
    <w:rsid w:val="5139808C"/>
    <w:rsid w:val="541A9797"/>
    <w:rsid w:val="546C0AD1"/>
    <w:rsid w:val="54E2B448"/>
    <w:rsid w:val="56FB9DEB"/>
    <w:rsid w:val="599A5FCB"/>
    <w:rsid w:val="5ACB9197"/>
    <w:rsid w:val="5C105F5A"/>
    <w:rsid w:val="5C8B99F9"/>
    <w:rsid w:val="5C90D9BA"/>
    <w:rsid w:val="5CED37C0"/>
    <w:rsid w:val="5CF13E64"/>
    <w:rsid w:val="5D5B3B4D"/>
    <w:rsid w:val="5D9DC121"/>
    <w:rsid w:val="5EE2E338"/>
    <w:rsid w:val="5F2D7941"/>
    <w:rsid w:val="60F20555"/>
    <w:rsid w:val="6295D764"/>
    <w:rsid w:val="62A36126"/>
    <w:rsid w:val="632B3745"/>
    <w:rsid w:val="6377FABF"/>
    <w:rsid w:val="63B3D5EE"/>
    <w:rsid w:val="656E167F"/>
    <w:rsid w:val="65DF71F2"/>
    <w:rsid w:val="663657E6"/>
    <w:rsid w:val="66437222"/>
    <w:rsid w:val="6654D8BE"/>
    <w:rsid w:val="66A93B50"/>
    <w:rsid w:val="67A3C3DA"/>
    <w:rsid w:val="68E93114"/>
    <w:rsid w:val="6943C17F"/>
    <w:rsid w:val="6A4D48A3"/>
    <w:rsid w:val="6B7D0069"/>
    <w:rsid w:val="6BAA02A5"/>
    <w:rsid w:val="6C373D00"/>
    <w:rsid w:val="6E8B4910"/>
    <w:rsid w:val="6EA7A7DE"/>
    <w:rsid w:val="6EC9400A"/>
    <w:rsid w:val="6F461C6A"/>
    <w:rsid w:val="6FADDA1A"/>
    <w:rsid w:val="6FE69B43"/>
    <w:rsid w:val="70538C92"/>
    <w:rsid w:val="70A925E7"/>
    <w:rsid w:val="7153E566"/>
    <w:rsid w:val="71A39FFD"/>
    <w:rsid w:val="71A5058A"/>
    <w:rsid w:val="71C49365"/>
    <w:rsid w:val="723C91FC"/>
    <w:rsid w:val="7421CD1A"/>
    <w:rsid w:val="747DC6E3"/>
    <w:rsid w:val="755BB6D2"/>
    <w:rsid w:val="756AB907"/>
    <w:rsid w:val="75ADB5A8"/>
    <w:rsid w:val="75E56B3A"/>
    <w:rsid w:val="763C3A5A"/>
    <w:rsid w:val="768F9EAC"/>
    <w:rsid w:val="77D55E76"/>
    <w:rsid w:val="77FFCEA2"/>
    <w:rsid w:val="7859A26A"/>
    <w:rsid w:val="7917B0DA"/>
    <w:rsid w:val="7DDB26AB"/>
    <w:rsid w:val="7E15BE3A"/>
    <w:rsid w:val="7EE89511"/>
    <w:rsid w:val="7F2210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34B44E60-4B8A-434D-93D0-EFA81886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sid w:val="00C406A8"/>
    <w:rPr>
      <w:color w:val="2B579A"/>
      <w:shd w:val="clear" w:color="auto" w:fill="E1DFDD"/>
    </w:rPr>
  </w:style>
  <w:style w:type="character" w:customStyle="1" w:styleId="ui-provider">
    <w:name w:val="ui-provider"/>
    <w:basedOn w:val="DefaultParagraphFont"/>
    <w:rsid w:val="001E5576"/>
  </w:style>
  <w:style w:type="character" w:customStyle="1" w:styleId="normaltextrun">
    <w:name w:val="normaltextrun"/>
    <w:basedOn w:val="DefaultParagraphFont"/>
    <w:rsid w:val="000062E8"/>
  </w:style>
  <w:style w:type="paragraph" w:customStyle="1" w:styleId="Default">
    <w:name w:val="Default"/>
    <w:rsid w:val="003B79D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66318">
      <w:bodyDiv w:val="1"/>
      <w:marLeft w:val="0"/>
      <w:marRight w:val="0"/>
      <w:marTop w:val="0"/>
      <w:marBottom w:val="0"/>
      <w:divBdr>
        <w:top w:val="none" w:sz="0" w:space="0" w:color="auto"/>
        <w:left w:val="none" w:sz="0" w:space="0" w:color="auto"/>
        <w:bottom w:val="none" w:sz="0" w:space="0" w:color="auto"/>
        <w:right w:val="none" w:sz="0" w:space="0" w:color="auto"/>
      </w:divBdr>
      <w:divsChild>
        <w:div w:id="974989712">
          <w:marLeft w:val="480"/>
          <w:marRight w:val="0"/>
          <w:marTop w:val="0"/>
          <w:marBottom w:val="0"/>
          <w:divBdr>
            <w:top w:val="none" w:sz="0" w:space="0" w:color="auto"/>
            <w:left w:val="none" w:sz="0" w:space="0" w:color="auto"/>
            <w:bottom w:val="none" w:sz="0" w:space="0" w:color="auto"/>
            <w:right w:val="none" w:sz="0" w:space="0" w:color="auto"/>
          </w:divBdr>
          <w:divsChild>
            <w:div w:id="7013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7327">
      <w:bodyDiv w:val="1"/>
      <w:marLeft w:val="0"/>
      <w:marRight w:val="0"/>
      <w:marTop w:val="0"/>
      <w:marBottom w:val="0"/>
      <w:divBdr>
        <w:top w:val="none" w:sz="0" w:space="0" w:color="auto"/>
        <w:left w:val="none" w:sz="0" w:space="0" w:color="auto"/>
        <w:bottom w:val="none" w:sz="0" w:space="0" w:color="auto"/>
        <w:right w:val="none" w:sz="0" w:space="0" w:color="auto"/>
      </w:divBdr>
    </w:div>
    <w:div w:id="1181043413">
      <w:bodyDiv w:val="1"/>
      <w:marLeft w:val="0"/>
      <w:marRight w:val="0"/>
      <w:marTop w:val="0"/>
      <w:marBottom w:val="0"/>
      <w:divBdr>
        <w:top w:val="none" w:sz="0" w:space="0" w:color="auto"/>
        <w:left w:val="none" w:sz="0" w:space="0" w:color="auto"/>
        <w:bottom w:val="none" w:sz="0" w:space="0" w:color="auto"/>
        <w:right w:val="none" w:sz="0" w:space="0" w:color="auto"/>
      </w:divBdr>
    </w:div>
    <w:div w:id="12402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emf"/><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iver-corridors-sfa/rc_sfa-rc-3-wenas-meta"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s.science.energy.gov/"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c180906e-e5fc-454f-b64a-b56507e30e6a">
      <Terms xmlns="http://schemas.microsoft.com/office/infopath/2007/PartnerControls"/>
    </lcf76f155ced4ddcb4097134ff3c332f>
    <Date xmlns="c180906e-e5fc-454f-b64a-b56507e30e6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5E27679174CF143A89AB7674907DFC4" ma:contentTypeVersion="21" ma:contentTypeDescription="Create a new document." ma:contentTypeScope="" ma:versionID="8385f676e992ffa2f8384fb118010536">
  <xsd:schema xmlns:xsd="http://www.w3.org/2001/XMLSchema" xmlns:xs="http://www.w3.org/2001/XMLSchema" xmlns:p="http://schemas.microsoft.com/office/2006/metadata/properties" xmlns:ns2="c180906e-e5fc-454f-b64a-b56507e30e6a" xmlns:ns3="beae1514-d249-4c79-bdc5-27af28a92ce1" xmlns:ns4="5cece13e-3376-4417-9525-be60b11a89a8" targetNamespace="http://schemas.microsoft.com/office/2006/metadata/properties" ma:root="true" ma:fieldsID="079e76b862396b33cff3fce3dcfed077" ns2:_="" ns3:_="" ns4:_="">
    <xsd:import namespace="c180906e-e5fc-454f-b64a-b56507e30e6a"/>
    <xsd:import namespace="beae1514-d249-4c79-bdc5-27af28a92ce1"/>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Date" minOccurs="0"/>
                <xsd:element ref="ns2:MediaServiceDateTaken" minOccurs="0"/>
                <xsd:element ref="ns2:lcf76f155ced4ddcb4097134ff3c332f" minOccurs="0"/>
                <xsd:element ref="ns4:TaxCatchAll"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80906e-e5fc-454f-b64a-b56507e30e6a"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ate" ma:index="15" nillable="true" ma:displayName="Date" ma:format="DateOnly" ma:internalName="Date">
      <xsd:simpleType>
        <xsd:restriction base="dms:DateTime"/>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ae1514-d249-4c79-bdc5-27af28a92ce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9b7e895-3fec-463d-a14d-7a130939719a}" ma:internalName="TaxCatchAll" ma:showField="CatchAllData" ma:web="beae1514-d249-4c79-bdc5-27af28a92c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2.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3.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c180906e-e5fc-454f-b64a-b56507e30e6a"/>
  </ds:schemaRefs>
</ds:datastoreItem>
</file>

<file path=customXml/itemProps4.xml><?xml version="1.0" encoding="utf-8"?>
<ds:datastoreItem xmlns:ds="http://schemas.openxmlformats.org/officeDocument/2006/customXml" ds:itemID="{C9D918E5-4AEA-45DE-B22C-F2AA646AE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80906e-e5fc-454f-b64a-b56507e30e6a"/>
    <ds:schemaRef ds:uri="beae1514-d249-4c79-bdc5-27af28a92ce1"/>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Cavaiani, Jake</cp:lastModifiedBy>
  <cp:revision>265</cp:revision>
  <cp:lastPrinted>2023-11-13T19:36:00Z</cp:lastPrinted>
  <dcterms:created xsi:type="dcterms:W3CDTF">2021-03-30T16:06:00Z</dcterms:created>
  <dcterms:modified xsi:type="dcterms:W3CDTF">2024-01-18T17:21:00Z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0x010100D5E27679174CF143A89AB7674907DFC4</vt:lpwstr>
  </property>
  <property fmtid="{D5CDD505-2E9C-101B-9397-08002B2CF9AE}" pid="3" name="MediaServiceImageTags">
    <vt:lpwstr/>
  </property>
</Properties>
</file>